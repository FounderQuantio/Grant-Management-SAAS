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2EABF" w14:textId="77777777" w:rsidR="00BE02FA" w:rsidRDefault="00000000" w:rsidP="00E11A18">
      <w:pPr>
        <w:spacing w:before="400"/>
        <w:jc w:val="both"/>
      </w:pPr>
      <w:r>
        <w:rPr>
          <w:b/>
          <w:color w:val="1F3564"/>
          <w:sz w:val="56"/>
        </w:rPr>
        <w:t>GovGuard™</w:t>
      </w:r>
    </w:p>
    <w:p w14:paraId="20E46187" w14:textId="77777777" w:rsidR="00BE02FA" w:rsidRDefault="00000000" w:rsidP="00E11A18">
      <w:pPr>
        <w:jc w:val="both"/>
      </w:pPr>
      <w:r>
        <w:rPr>
          <w:b/>
          <w:color w:val="0D6E6E"/>
          <w:sz w:val="28"/>
        </w:rPr>
        <w:t>Grant Compliance, Fraud Detection &amp; Risk Management Platform</w:t>
      </w:r>
    </w:p>
    <w:p w14:paraId="747E3E19" w14:textId="77777777" w:rsidR="00BE02FA" w:rsidRDefault="00000000" w:rsidP="00E11A18">
      <w:pPr>
        <w:jc w:val="both"/>
      </w:pPr>
      <w:r>
        <w:rPr>
          <w:i/>
          <w:color w:val="555566"/>
          <w:sz w:val="20"/>
        </w:rPr>
        <w:t xml:space="preserve">Exhibit 12.5  ·  </w:t>
      </w:r>
      <w:del w:id="0" w:author="NIW Review Tracker" w:date="2026-06-15T00:00:00Z">
        <w:r>
          <w:rPr>
            <w:i/>
            <w:color w:val="555566"/>
            <w:sz w:val="20"/>
          </w:rPr>
          <w:delText>FounderQuantio Platform Suite</w:delText>
        </w:r>
      </w:del>
      <w:ins w:id="1" w:author="NIW Review Tracker" w:date="2026-06-15T00:00:00Z">
        <w:r>
          <w:rPr>
            <w:i/>
            <w:color w:val="555566"/>
            <w:sz w:val="20"/>
          </w:rPr>
          <w:t>Quantio Global Compliance Suite</w:t>
        </w:r>
      </w:ins>
      <w:r>
        <w:rPr>
          <w:i/>
          <w:color w:val="555566"/>
          <w:sz w:val="20"/>
        </w:rPr>
        <w:t xml:space="preserve">  ·  Quantio Global  ·  June 2026</w:t>
      </w:r>
    </w:p>
    <w:p w14:paraId="2A213EEB" w14:textId="77777777" w:rsidR="00BE02FA" w:rsidRDefault="00BE02FA" w:rsidP="00E11A18">
      <w:pPr>
        <w:pBdr>
          <w:bottom w:val="single" w:sz="6" w:space="1" w:color="1F3564"/>
        </w:pBdr>
        <w:spacing w:after="60"/>
        <w:jc w:val="both"/>
      </w:pPr>
    </w:p>
    <w:tbl>
      <w:tblPr>
        <w:tblStyle w:val="TableGrid"/>
        <w:tblW w:w="0" w:type="auto"/>
        <w:tblLook w:val="04A0" w:firstRow="1" w:lastRow="0" w:firstColumn="1" w:lastColumn="0" w:noHBand="0" w:noVBand="1"/>
      </w:tblPr>
      <w:tblGrid>
        <w:gridCol w:w="2234"/>
        <w:gridCol w:w="7614"/>
      </w:tblGrid>
      <w:tr w:rsidR="00BE02FA" w14:paraId="15C8FCCB" w14:textId="77777777">
        <w:tc>
          <w:tcPr>
            <w:tcW w:w="2304" w:type="dxa"/>
            <w:shd w:val="clear" w:color="auto" w:fill="1F3564"/>
            <w:vAlign w:val="center"/>
          </w:tcPr>
          <w:p w14:paraId="58777E2F" w14:textId="77777777" w:rsidR="00BE02FA" w:rsidRDefault="00000000" w:rsidP="00E11A18">
            <w:pPr>
              <w:jc w:val="both"/>
            </w:pPr>
            <w:r>
              <w:rPr>
                <w:b/>
                <w:color w:val="FFFFFF"/>
                <w:sz w:val="19"/>
              </w:rPr>
              <w:t>What is it?</w:t>
            </w:r>
          </w:p>
        </w:tc>
        <w:tc>
          <w:tcPr>
            <w:tcW w:w="8064" w:type="dxa"/>
            <w:shd w:val="clear" w:color="auto" w:fill="EAF1FB"/>
            <w:vAlign w:val="center"/>
          </w:tcPr>
          <w:p w14:paraId="7B30AF7B" w14:textId="77777777" w:rsidR="00BE02FA" w:rsidRDefault="00000000" w:rsidP="00E11A18">
            <w:pPr>
              <w:jc w:val="both"/>
            </w:pPr>
            <w:r>
              <w:rPr>
                <w:color w:val="1A1A2E"/>
                <w:sz w:val="19"/>
              </w:rPr>
              <w:t>An enterprise compliance and fraud detection platform that continuously monitors your entire grant portfolio — screening every transaction automatically, predicting problems 30 days in advance, and enforcing corrective actions without manual follow-up.</w:t>
            </w:r>
          </w:p>
        </w:tc>
      </w:tr>
      <w:tr w:rsidR="00BE02FA" w14:paraId="0CADB924" w14:textId="77777777">
        <w:tc>
          <w:tcPr>
            <w:tcW w:w="2304" w:type="dxa"/>
            <w:shd w:val="clear" w:color="auto" w:fill="1F3564"/>
            <w:vAlign w:val="center"/>
          </w:tcPr>
          <w:p w14:paraId="5A96BC01" w14:textId="77777777" w:rsidR="00BE02FA" w:rsidRDefault="00000000" w:rsidP="00E11A18">
            <w:pPr>
              <w:jc w:val="both"/>
            </w:pPr>
            <w:r>
              <w:rPr>
                <w:b/>
                <w:color w:val="FFFFFF"/>
                <w:sz w:val="19"/>
              </w:rPr>
              <w:t>Who uses it?</w:t>
            </w:r>
          </w:p>
        </w:tc>
        <w:tc>
          <w:tcPr>
            <w:tcW w:w="8064" w:type="dxa"/>
            <w:shd w:val="clear" w:color="auto" w:fill="FFFFFF"/>
            <w:vAlign w:val="center"/>
          </w:tcPr>
          <w:p w14:paraId="63B75E68" w14:textId="77777777" w:rsidR="00BE02FA" w:rsidRDefault="00000000" w:rsidP="00E11A18">
            <w:pPr>
              <w:jc w:val="both"/>
            </w:pPr>
            <w:r>
              <w:rPr>
                <w:color w:val="1A1A2E"/>
                <w:sz w:val="19"/>
              </w:rPr>
              <w:t>Federal and state grant agencies, pass-through entities, tribal governments, universities, nonprofits, and any organization managing a significant grant portfolio.</w:t>
            </w:r>
          </w:p>
        </w:tc>
      </w:tr>
      <w:tr w:rsidR="00BE02FA" w14:paraId="13CEDFE5" w14:textId="77777777">
        <w:tc>
          <w:tcPr>
            <w:tcW w:w="2304" w:type="dxa"/>
            <w:shd w:val="clear" w:color="auto" w:fill="1F3564"/>
            <w:vAlign w:val="center"/>
          </w:tcPr>
          <w:p w14:paraId="7FA44921" w14:textId="77777777" w:rsidR="00BE02FA" w:rsidRDefault="00000000" w:rsidP="00E11A18">
            <w:pPr>
              <w:jc w:val="both"/>
            </w:pPr>
            <w:r>
              <w:rPr>
                <w:b/>
                <w:color w:val="FFFFFF"/>
                <w:sz w:val="19"/>
              </w:rPr>
              <w:t>Who benefits?</w:t>
            </w:r>
          </w:p>
        </w:tc>
        <w:tc>
          <w:tcPr>
            <w:tcW w:w="8064" w:type="dxa"/>
            <w:shd w:val="clear" w:color="auto" w:fill="EAF1FB"/>
            <w:vAlign w:val="center"/>
          </w:tcPr>
          <w:p w14:paraId="5C9679E3" w14:textId="77777777" w:rsidR="00BE02FA" w:rsidRDefault="00000000" w:rsidP="00E11A18">
            <w:pPr>
              <w:jc w:val="both"/>
            </w:pPr>
            <w:r>
              <w:rPr>
                <w:color w:val="1A1A2E"/>
                <w:sz w:val="19"/>
              </w:rPr>
              <w:t>Grantor agencies (real-time oversight of grantee compliance), grantees (automated compliance guidance and reduced audit burden), and ultimately the public (fewer improper payments in federal programs).</w:t>
            </w:r>
          </w:p>
        </w:tc>
      </w:tr>
      <w:tr w:rsidR="00BE02FA" w14:paraId="49AAEE31" w14:textId="77777777">
        <w:tc>
          <w:tcPr>
            <w:tcW w:w="2304" w:type="dxa"/>
            <w:shd w:val="clear" w:color="auto" w:fill="1F3564"/>
            <w:vAlign w:val="center"/>
          </w:tcPr>
          <w:p w14:paraId="02701349" w14:textId="77777777" w:rsidR="00BE02FA" w:rsidRDefault="00000000" w:rsidP="00E11A18">
            <w:pPr>
              <w:jc w:val="both"/>
            </w:pPr>
            <w:r>
              <w:rPr>
                <w:b/>
                <w:color w:val="FFFFFF"/>
                <w:sz w:val="19"/>
              </w:rPr>
              <w:t>Deployment</w:t>
            </w:r>
          </w:p>
        </w:tc>
        <w:tc>
          <w:tcPr>
            <w:tcW w:w="8064" w:type="dxa"/>
            <w:shd w:val="clear" w:color="auto" w:fill="FFFFFF"/>
            <w:vAlign w:val="center"/>
          </w:tcPr>
          <w:p w14:paraId="20A088C0" w14:textId="77777777" w:rsidR="00BE02FA" w:rsidRDefault="00000000" w:rsidP="00E11A18">
            <w:pPr>
              <w:jc w:val="both"/>
            </w:pPr>
            <w:r>
              <w:rPr>
                <w:color w:val="1A1A2E"/>
                <w:sz w:val="19"/>
              </w:rPr>
              <w:t>Cloud-based (AWS GovCloud). Accessible by authorized users from any web browser after secure login. No software to install on your computers.</w:t>
            </w:r>
          </w:p>
        </w:tc>
      </w:tr>
      <w:tr w:rsidR="00BE02FA" w14:paraId="1A4A213F" w14:textId="77777777">
        <w:tc>
          <w:tcPr>
            <w:tcW w:w="2304" w:type="dxa"/>
            <w:shd w:val="clear" w:color="auto" w:fill="1F3564"/>
            <w:vAlign w:val="center"/>
          </w:tcPr>
          <w:p w14:paraId="3D80A05F" w14:textId="77777777" w:rsidR="00BE02FA" w:rsidRDefault="00000000" w:rsidP="00E11A18">
            <w:pPr>
              <w:jc w:val="both"/>
            </w:pPr>
            <w:r>
              <w:rPr>
                <w:b/>
                <w:color w:val="FFFFFF"/>
                <w:sz w:val="19"/>
              </w:rPr>
              <w:t>How to get access</w:t>
            </w:r>
          </w:p>
        </w:tc>
        <w:tc>
          <w:tcPr>
            <w:tcW w:w="8064" w:type="dxa"/>
            <w:shd w:val="clear" w:color="auto" w:fill="EAF1FB"/>
            <w:vAlign w:val="center"/>
          </w:tcPr>
          <w:p w14:paraId="0A953CCC" w14:textId="77777777" w:rsidR="00BE02FA" w:rsidRDefault="00000000" w:rsidP="00E11A18">
            <w:pPr>
              <w:jc w:val="both"/>
            </w:pPr>
            <w:r>
              <w:rPr>
                <w:color w:val="1A1A2E"/>
                <w:sz w:val="19"/>
              </w:rPr>
              <w:t>Contact Quantio Global to set up a tenant account. Your organization gets its own secure, isolated workspace. Connect your existing financial systems or upload data directly.</w:t>
            </w:r>
          </w:p>
        </w:tc>
      </w:tr>
      <w:tr w:rsidR="00BE02FA" w14:paraId="6F4C3DE8" w14:textId="77777777">
        <w:tc>
          <w:tcPr>
            <w:tcW w:w="2304" w:type="dxa"/>
            <w:shd w:val="clear" w:color="auto" w:fill="1F3564"/>
            <w:vAlign w:val="center"/>
          </w:tcPr>
          <w:p w14:paraId="28EA3E23" w14:textId="77777777" w:rsidR="00BE02FA" w:rsidRDefault="00000000" w:rsidP="00E11A18">
            <w:pPr>
              <w:jc w:val="both"/>
            </w:pPr>
            <w:r>
              <w:rPr>
                <w:b/>
                <w:color w:val="FFFFFF"/>
                <w:sz w:val="19"/>
              </w:rPr>
              <w:t>Scale</w:t>
            </w:r>
          </w:p>
        </w:tc>
        <w:tc>
          <w:tcPr>
            <w:tcW w:w="8064" w:type="dxa"/>
            <w:shd w:val="clear" w:color="auto" w:fill="FFFFFF"/>
            <w:vAlign w:val="center"/>
          </w:tcPr>
          <w:p w14:paraId="3D5E8CCC" w14:textId="77777777" w:rsidR="00BE02FA" w:rsidRDefault="00000000" w:rsidP="00E11A18">
            <w:pPr>
              <w:jc w:val="both"/>
            </w:pPr>
            <w:r>
              <w:rPr>
                <w:color w:val="1A1A2E"/>
                <w:sz w:val="19"/>
              </w:rPr>
              <w:t>47 fraud detection rules, 3 AI models, 10 compliance monitoring rules, 30-day risk forecasting, automated corrective action plans — all running simultaneously, 24/7.</w:t>
            </w:r>
          </w:p>
        </w:tc>
      </w:tr>
    </w:tbl>
    <w:p w14:paraId="5AEFD847" w14:textId="77777777" w:rsidR="00BE02FA" w:rsidRDefault="00BE02FA" w:rsidP="00E11A18">
      <w:pPr>
        <w:jc w:val="both"/>
      </w:pPr>
    </w:p>
    <w:p w14:paraId="3E490452" w14:textId="77777777" w:rsidR="00BE02FA" w:rsidRDefault="00000000" w:rsidP="00E11A18">
      <w:pPr>
        <w:spacing w:before="320" w:after="40"/>
        <w:jc w:val="both"/>
      </w:pPr>
      <w:r>
        <w:rPr>
          <w:b/>
          <w:color w:val="1F3564"/>
          <w:sz w:val="30"/>
        </w:rPr>
        <w:t>1.  What Is This Tool?</w:t>
      </w:r>
    </w:p>
    <w:p w14:paraId="1237802E" w14:textId="77777777" w:rsidR="00BE02FA" w:rsidRDefault="00BE02FA" w:rsidP="00E11A18">
      <w:pPr>
        <w:pBdr>
          <w:bottom w:val="single" w:sz="6" w:space="1" w:color="1F3564"/>
        </w:pBdr>
        <w:spacing w:after="60"/>
        <w:jc w:val="both"/>
      </w:pPr>
    </w:p>
    <w:p w14:paraId="763D15A3" w14:textId="77777777" w:rsidR="00BE02FA" w:rsidRDefault="00000000" w:rsidP="00E11A18">
      <w:pPr>
        <w:spacing w:before="40" w:after="100"/>
        <w:jc w:val="both"/>
      </w:pPr>
      <w:r>
        <w:rPr>
          <w:color w:val="1A1A2E"/>
          <w:sz w:val="21"/>
        </w:rPr>
        <w:t>GovGuard™ is a full-service grant compliance and fraud prevention platform designed for organizations that manage large or complex federal grant portfolios. It works as a continuous, automated oversight layer — monitoring every financial transaction, checking every compliance requirement, and predicting where problems are likely to occur before they become audit findings.</w:t>
      </w:r>
    </w:p>
    <w:p w14:paraId="2073FF82" w14:textId="77777777" w:rsidR="00BE02FA" w:rsidRDefault="00000000" w:rsidP="00E11A18">
      <w:pPr>
        <w:spacing w:before="40" w:after="100"/>
        <w:jc w:val="both"/>
      </w:pPr>
      <w:r>
        <w:rPr>
          <w:color w:val="1A1A2E"/>
          <w:sz w:val="21"/>
        </w:rPr>
        <w:t>Think of GovGuard as having three jobs happening simultaneously, every hour of every day:</w:t>
      </w:r>
    </w:p>
    <w:p w14:paraId="1D1DEA48" w14:textId="77777777" w:rsidR="00BE02FA" w:rsidRDefault="00000000" w:rsidP="00E11A18">
      <w:pPr>
        <w:pStyle w:val="ListBullet"/>
        <w:spacing w:before="20" w:after="60"/>
        <w:jc w:val="both"/>
      </w:pPr>
      <w:r>
        <w:rPr>
          <w:b/>
          <w:color w:val="1F3564"/>
          <w:sz w:val="21"/>
        </w:rPr>
        <w:t xml:space="preserve">Job 1 — Screen every transaction for fraud:  </w:t>
      </w:r>
      <w:r>
        <w:rPr>
          <w:color w:val="1A1A2E"/>
          <w:sz w:val="21"/>
        </w:rPr>
        <w:t xml:space="preserve">Every payment that flows through the system is instantly checked against </w:t>
      </w:r>
      <w:r w:rsidRPr="00F96F9E">
        <w:rPr>
          <w:color w:val="1A1A2E"/>
          <w:sz w:val="21"/>
          <w:highlight w:val="yellow"/>
        </w:rPr>
        <w:t>47 fraud detection rules and three artificial intelligence models</w:t>
      </w:r>
      <w:r>
        <w:rPr>
          <w:color w:val="1A1A2E"/>
          <w:sz w:val="21"/>
        </w:rPr>
        <w:t>. The system immediately classifies each transaction as safe to approve, flagged for review, placed on hold, or blocked — and explains exactly why.</w:t>
      </w:r>
    </w:p>
    <w:p w14:paraId="1FB18DA5" w14:textId="77777777" w:rsidR="00BE02FA" w:rsidRDefault="00000000" w:rsidP="00E11A18">
      <w:pPr>
        <w:pStyle w:val="ListBullet"/>
        <w:spacing w:before="20" w:after="60"/>
        <w:jc w:val="both"/>
      </w:pPr>
      <w:r>
        <w:rPr>
          <w:b/>
          <w:color w:val="1F3564"/>
          <w:sz w:val="21"/>
        </w:rPr>
        <w:t xml:space="preserve">Job 2 — Monitor compliance and enforce corrections:  </w:t>
      </w:r>
      <w:r>
        <w:rPr>
          <w:color w:val="1A1A2E"/>
          <w:sz w:val="21"/>
        </w:rPr>
        <w:t xml:space="preserve">Your grant portfolio is constantly checked against </w:t>
      </w:r>
      <w:r w:rsidRPr="00F96F9E">
        <w:rPr>
          <w:color w:val="1A1A2E"/>
          <w:sz w:val="21"/>
          <w:highlight w:val="yellow"/>
        </w:rPr>
        <w:t>10 federal compliance requirements (from OMB Uniform Guidance, 2 CFR Part 200</w:t>
      </w:r>
      <w:r>
        <w:rPr>
          <w:color w:val="1A1A2E"/>
          <w:sz w:val="21"/>
        </w:rPr>
        <w:t>). When a compliance problem is detected, the system automatically creates a Corrective Action Plan (CAP) with a due date and sends you reminders at 30, 60, and 90 days until it is resolved.</w:t>
      </w:r>
    </w:p>
    <w:p w14:paraId="7993C356" w14:textId="77777777" w:rsidR="00BE02FA" w:rsidRDefault="00000000" w:rsidP="00E11A18">
      <w:pPr>
        <w:pStyle w:val="ListBullet"/>
        <w:spacing w:before="20" w:after="60"/>
        <w:jc w:val="both"/>
      </w:pPr>
      <w:r>
        <w:rPr>
          <w:b/>
          <w:color w:val="1F3564"/>
          <w:sz w:val="21"/>
        </w:rPr>
        <w:t xml:space="preserve">Job 3 — Predict problems before they happen:  </w:t>
      </w:r>
      <w:r>
        <w:rPr>
          <w:color w:val="1A1A2E"/>
          <w:sz w:val="21"/>
        </w:rPr>
        <w:t xml:space="preserve">Using artificial intelligence trained on your grant history, </w:t>
      </w:r>
      <w:r w:rsidRPr="00F96F9E">
        <w:rPr>
          <w:color w:val="1A1A2E"/>
          <w:sz w:val="21"/>
          <w:highlight w:val="yellow"/>
        </w:rPr>
        <w:t>the system calculates a risk score 30 days into the future for every grant</w:t>
      </w:r>
      <w:r>
        <w:rPr>
          <w:color w:val="1A1A2E"/>
          <w:sz w:val="21"/>
        </w:rPr>
        <w:t xml:space="preserve"> — telling you which grants are most likely to develop problems so you can act before the problem occurs.</w:t>
      </w:r>
    </w:p>
    <w:p w14:paraId="34B9B6A0" w14:textId="77777777" w:rsidR="00BE02FA" w:rsidRDefault="00000000" w:rsidP="00E11A18">
      <w:pPr>
        <w:spacing w:before="40" w:after="100"/>
        <w:jc w:val="both"/>
      </w:pPr>
      <w:r>
        <w:rPr>
          <w:color w:val="1A1A2E"/>
          <w:sz w:val="21"/>
        </w:rPr>
        <w:t>GovGuard connects to your existing financial systems (SAP, Oracle, QuickBooks, and others) so data flows in automatically — you do not need to manually upload files. Everything is secured to federal government standards (</w:t>
      </w:r>
      <w:del w:id="2" w:author="NIW Review Tracker" w:date="2026-06-15T00:00:00Z">
        <w:r>
          <w:rPr>
            <w:color w:val="1A1A2E"/>
            <w:sz w:val="21"/>
          </w:rPr>
          <w:delText>FedRAMP Moderate-aligned</w:delText>
        </w:r>
      </w:del>
      <w:ins w:id="3" w:author="NIW Review Tracker" w:date="2026-06-15T00:00:00Z">
        <w:r>
          <w:rPr>
            <w:color w:val="1A1A2E"/>
            <w:sz w:val="21"/>
          </w:rPr>
          <w:t>targeting FedRAMP Moderate authorization (ATO not yet obtained)</w:t>
        </w:r>
      </w:ins>
      <w:r>
        <w:rPr>
          <w:color w:val="1A1A2E"/>
          <w:sz w:val="21"/>
        </w:rPr>
        <w:t>) on Amazon Web Services Government Cloud.</w:t>
      </w:r>
    </w:p>
    <w:p w14:paraId="539FDFAE" w14:textId="77777777" w:rsidR="00BE02FA" w:rsidRDefault="00000000" w:rsidP="00E11A18">
      <w:pPr>
        <w:pBdr>
          <w:left w:val="single" w:sz="14" w:space="4" w:color="1F3564"/>
        </w:pBdr>
        <w:spacing w:before="100" w:after="160"/>
        <w:ind w:left="432"/>
        <w:jc w:val="both"/>
      </w:pPr>
      <w:r>
        <w:rPr>
          <w:i/>
          <w:color w:val="1F3564"/>
          <w:sz w:val="20"/>
        </w:rPr>
        <w:lastRenderedPageBreak/>
        <w:t>Plain-language summary: GovGuard is like having a compliance officer, a fraud investigator, and a financial risk analyst working around the clock on your entire grant portfolio — automatically flagging problems, creating action plans, and predicting where the next issue will come from.</w:t>
      </w:r>
    </w:p>
    <w:p w14:paraId="375501F5" w14:textId="77777777" w:rsidR="00BE02FA" w:rsidRDefault="00000000" w:rsidP="00E11A18">
      <w:pPr>
        <w:spacing w:before="320" w:after="40"/>
        <w:jc w:val="both"/>
      </w:pPr>
      <w:r>
        <w:rPr>
          <w:b/>
          <w:color w:val="1F3564"/>
          <w:sz w:val="30"/>
        </w:rPr>
        <w:t>2.  Who Are the Users?</w:t>
      </w:r>
    </w:p>
    <w:p w14:paraId="5338F57C" w14:textId="77777777" w:rsidR="00BE02FA" w:rsidRDefault="00BE02FA" w:rsidP="00E11A18">
      <w:pPr>
        <w:pBdr>
          <w:bottom w:val="single" w:sz="6" w:space="1" w:color="1F3564"/>
        </w:pBdr>
        <w:spacing w:after="60"/>
        <w:jc w:val="both"/>
      </w:pPr>
    </w:p>
    <w:p w14:paraId="4B2E7BF3" w14:textId="77777777" w:rsidR="00BE02FA" w:rsidRDefault="00000000" w:rsidP="00E11A18">
      <w:pPr>
        <w:spacing w:before="200" w:after="40"/>
        <w:jc w:val="both"/>
      </w:pPr>
      <w:r>
        <w:rPr>
          <w:b/>
          <w:color w:val="0D6E6E"/>
          <w:sz w:val="24"/>
        </w:rPr>
        <w:t>a)  Primary Users — People Who Use GovGuard in Their Daily Work</w:t>
      </w:r>
    </w:p>
    <w:p w14:paraId="5155F451" w14:textId="77777777" w:rsidR="00BE02FA" w:rsidRDefault="00000000" w:rsidP="00E11A18">
      <w:pPr>
        <w:pStyle w:val="ListBullet"/>
        <w:spacing w:before="20" w:after="60"/>
        <w:jc w:val="both"/>
      </w:pPr>
      <w:r>
        <w:rPr>
          <w:color w:val="1A1A2E"/>
          <w:sz w:val="21"/>
        </w:rPr>
        <w:t>Program officers and compliance staff at federal agencies (HHS, ED, HUD, USDA, DOJ, EPA, NSF, NIH) who oversee grant portfolios and are responsible for monitoring grantee compliance.</w:t>
      </w:r>
    </w:p>
    <w:p w14:paraId="698A9580" w14:textId="77777777" w:rsidR="00BE02FA" w:rsidRDefault="00000000" w:rsidP="00E11A18">
      <w:pPr>
        <w:pStyle w:val="ListBullet"/>
        <w:spacing w:before="20" w:after="60"/>
        <w:jc w:val="both"/>
      </w:pPr>
      <w:r>
        <w:rPr>
          <w:color w:val="1A1A2E"/>
          <w:sz w:val="21"/>
        </w:rPr>
        <w:t>Financial oversight staff at state pass-through agencies who receive federal funds and re-grant them to local organizations.</w:t>
      </w:r>
    </w:p>
    <w:p w14:paraId="049633AF" w14:textId="77777777" w:rsidR="00BE02FA" w:rsidRDefault="00000000" w:rsidP="00E11A18">
      <w:pPr>
        <w:pStyle w:val="ListBullet"/>
        <w:spacing w:before="20" w:after="60"/>
        <w:jc w:val="both"/>
      </w:pPr>
      <w:r>
        <w:rPr>
          <w:color w:val="1A1A2E"/>
          <w:sz w:val="21"/>
        </w:rPr>
        <w:t>Compliance officers and program managers at universities, tribal governments, and large nonprofit organizations managing multiple federal grants simultaneously.</w:t>
      </w:r>
    </w:p>
    <w:p w14:paraId="11496E6F" w14:textId="77777777" w:rsidR="00BE02FA" w:rsidRDefault="00000000" w:rsidP="00E11A18">
      <w:pPr>
        <w:pStyle w:val="ListBullet"/>
        <w:spacing w:before="20" w:after="60"/>
        <w:jc w:val="both"/>
      </w:pPr>
      <w:r>
        <w:rPr>
          <w:color w:val="1A1A2E"/>
          <w:sz w:val="21"/>
        </w:rPr>
        <w:t>Internal auditors and investigators who review flagged transactions, manage corrective action plans, and prepare audit documentation.</w:t>
      </w:r>
    </w:p>
    <w:p w14:paraId="491E5218" w14:textId="77777777" w:rsidR="00BE02FA" w:rsidRDefault="00000000" w:rsidP="00E11A18">
      <w:pPr>
        <w:spacing w:before="200" w:after="40"/>
        <w:jc w:val="both"/>
      </w:pPr>
      <w:r>
        <w:rPr>
          <w:b/>
          <w:color w:val="0D6E6E"/>
          <w:sz w:val="24"/>
        </w:rPr>
        <w:t>b)  Secondary Users — Who Consumes the Outputs Without Operating the System</w:t>
      </w:r>
    </w:p>
    <w:p w14:paraId="2B403E48" w14:textId="77777777" w:rsidR="00BE02FA" w:rsidRDefault="00000000" w:rsidP="00E11A18">
      <w:pPr>
        <w:pStyle w:val="ListBullet"/>
        <w:spacing w:before="20" w:after="60"/>
        <w:jc w:val="both"/>
      </w:pPr>
      <w:r>
        <w:rPr>
          <w:color w:val="1A1A2E"/>
          <w:sz w:val="21"/>
        </w:rPr>
        <w:t>Office of Inspector General (OIG) staff who access the immutable audit trail, investigation records, and risk reports as part of oversight reviews.</w:t>
      </w:r>
    </w:p>
    <w:p w14:paraId="5AA228A5" w14:textId="77777777" w:rsidR="00BE02FA" w:rsidRDefault="00000000" w:rsidP="00E11A18">
      <w:pPr>
        <w:pStyle w:val="ListBullet"/>
        <w:spacing w:before="20" w:after="60"/>
        <w:jc w:val="both"/>
      </w:pPr>
      <w:r>
        <w:rPr>
          <w:color w:val="1A1A2E"/>
          <w:sz w:val="21"/>
        </w:rPr>
        <w:t>OMB oversight officials who review portfolio-level risk data and compliance performance across multiple agencies or grantees.</w:t>
      </w:r>
    </w:p>
    <w:p w14:paraId="19FE2FA4" w14:textId="77777777" w:rsidR="00BE02FA" w:rsidRDefault="00000000" w:rsidP="00E11A18">
      <w:pPr>
        <w:pStyle w:val="ListBullet"/>
        <w:spacing w:before="20" w:after="60"/>
        <w:jc w:val="both"/>
      </w:pPr>
      <w:r>
        <w:rPr>
          <w:color w:val="1A1A2E"/>
          <w:sz w:val="21"/>
        </w:rPr>
        <w:t>External auditors conducting Single Audits — they can be granted read-only access to compliance evidence, audit findings, and corrective action plans.</w:t>
      </w:r>
    </w:p>
    <w:p w14:paraId="4776570E" w14:textId="77777777" w:rsidR="00BE02FA" w:rsidRDefault="00000000" w:rsidP="00E11A18">
      <w:pPr>
        <w:pStyle w:val="ListBullet"/>
        <w:spacing w:before="20" w:after="60"/>
        <w:jc w:val="both"/>
      </w:pPr>
      <w:r>
        <w:rPr>
          <w:color w:val="1A1A2E"/>
          <w:sz w:val="21"/>
        </w:rPr>
        <w:t>Senior leadership (CFOs, Executive Directors, Agency Heads) who review the executive dashboard to understand the overall risk posture of their grant portfolio without needing to work through individual alerts.</w:t>
      </w:r>
    </w:p>
    <w:p w14:paraId="21F6A1EF" w14:textId="77777777" w:rsidR="00BE02FA" w:rsidRDefault="00000000" w:rsidP="00E11A18">
      <w:pPr>
        <w:spacing w:before="200" w:after="40"/>
        <w:jc w:val="both"/>
      </w:pPr>
      <w:r>
        <w:rPr>
          <w:b/>
          <w:color w:val="0D6E6E"/>
          <w:sz w:val="24"/>
        </w:rPr>
        <w:t>c)  Who Benefits From GovGuard Even Without Direct Access</w:t>
      </w:r>
    </w:p>
    <w:p w14:paraId="0DAF0C3E" w14:textId="77777777" w:rsidR="00BE02FA" w:rsidRDefault="00000000" w:rsidP="00E11A18">
      <w:pPr>
        <w:pStyle w:val="ListBullet"/>
        <w:spacing w:before="20" w:after="60"/>
        <w:jc w:val="both"/>
      </w:pPr>
      <w:r>
        <w:rPr>
          <w:color w:val="1A1A2E"/>
          <w:sz w:val="21"/>
        </w:rPr>
        <w:t>Grantee organizations — when their grantor agency uses GovGuard, grantees receive clearer, more consistent compliance guidance and faster response to submitted reports.</w:t>
      </w:r>
    </w:p>
    <w:p w14:paraId="0F7565C4" w14:textId="77777777" w:rsidR="00BE02FA" w:rsidRDefault="00000000" w:rsidP="00E11A18">
      <w:pPr>
        <w:pStyle w:val="ListBullet"/>
        <w:spacing w:before="20" w:after="60"/>
        <w:jc w:val="both"/>
      </w:pPr>
      <w:r>
        <w:rPr>
          <w:color w:val="1A1A2E"/>
          <w:sz w:val="21"/>
        </w:rPr>
        <w:t>Underserved communities — when grant funds are protected from fraud and misuse, the full amount reaches the program beneficiaries (housing residents, healthcare patients, students) for whom the grant was intended.</w:t>
      </w:r>
    </w:p>
    <w:p w14:paraId="25CDCF5F" w14:textId="77777777" w:rsidR="00BE02FA" w:rsidRDefault="00000000" w:rsidP="00E11A18">
      <w:pPr>
        <w:pStyle w:val="ListBullet"/>
        <w:spacing w:before="20" w:after="60"/>
        <w:jc w:val="both"/>
      </w:pPr>
      <w:r>
        <w:rPr>
          <w:color w:val="1A1A2E"/>
          <w:sz w:val="21"/>
        </w:rPr>
        <w:t>U.S. taxpayers — reduced improper payments across the federal grant ecosystem means more of every federal dollar goes to its intended purpose.</w:t>
      </w:r>
    </w:p>
    <w:p w14:paraId="639927B5" w14:textId="77777777" w:rsidR="00BE02FA" w:rsidRDefault="00000000" w:rsidP="00E11A18">
      <w:pPr>
        <w:pBdr>
          <w:left w:val="single" w:sz="14" w:space="4" w:color="0D6E6E"/>
        </w:pBdr>
        <w:spacing w:before="100" w:after="160"/>
        <w:ind w:left="432"/>
        <w:jc w:val="both"/>
      </w:pPr>
      <w:r>
        <w:rPr>
          <w:i/>
          <w:color w:val="1A1A2E"/>
          <w:sz w:val="20"/>
        </w:rPr>
        <w:t>Key distinction: GovGuard serves BOTH sides of the grant relationship. Grantor agencies use it to monitor their grantees. Grantees use it to manage their own compliance and reduce audit risk. A single GovGuard platform can serve an entire grantor-grantee ecosystem simultaneously.</w:t>
      </w:r>
    </w:p>
    <w:p w14:paraId="05952D70" w14:textId="77777777" w:rsidR="00BE02FA" w:rsidRDefault="00000000" w:rsidP="00E11A18">
      <w:pPr>
        <w:spacing w:before="320" w:after="40"/>
        <w:jc w:val="both"/>
      </w:pPr>
      <w:r>
        <w:rPr>
          <w:b/>
          <w:color w:val="1F3564"/>
          <w:sz w:val="30"/>
        </w:rPr>
        <w:t>3.  Why Should You Use It?</w:t>
      </w:r>
    </w:p>
    <w:p w14:paraId="46FCDDA1" w14:textId="77777777" w:rsidR="00BE02FA" w:rsidRDefault="00BE02FA" w:rsidP="00E11A18">
      <w:pPr>
        <w:pBdr>
          <w:bottom w:val="single" w:sz="6" w:space="1" w:color="1F3564"/>
        </w:pBdr>
        <w:spacing w:after="60"/>
        <w:jc w:val="both"/>
      </w:pPr>
    </w:p>
    <w:p w14:paraId="6DCF4F50" w14:textId="77777777" w:rsidR="00BE02FA" w:rsidRDefault="00000000" w:rsidP="00E11A18">
      <w:pPr>
        <w:spacing w:before="200" w:after="40"/>
        <w:jc w:val="both"/>
      </w:pPr>
      <w:r>
        <w:rPr>
          <w:b/>
          <w:color w:val="0D6E6E"/>
          <w:sz w:val="24"/>
        </w:rPr>
        <w:t>The Problem It Solves</w:t>
      </w:r>
    </w:p>
    <w:p w14:paraId="4522AA7F" w14:textId="77777777" w:rsidR="00BE02FA" w:rsidRDefault="00000000" w:rsidP="00E11A18">
      <w:pPr>
        <w:spacing w:before="40" w:after="100"/>
        <w:jc w:val="both"/>
      </w:pPr>
      <w:r>
        <w:rPr>
          <w:color w:val="1A1A2E"/>
          <w:sz w:val="21"/>
        </w:rPr>
        <w:lastRenderedPageBreak/>
        <w:t xml:space="preserve">The federal government disburses more than $800 billion annually in grants. Yet the Government Accountability Office (GAO) has flagged 37 federal programs as "High Risk" for fraud, waste, and improper payments — a list that has existed for over 30 years. Federal agencies report </w:t>
      </w:r>
      <w:del w:id="4" w:author="NIW Review Tracker" w:date="2026-06-15T00:00:00Z">
        <w:r>
          <w:rPr>
            <w:color w:val="1A1A2E"/>
            <w:sz w:val="21"/>
          </w:rPr>
          <w:delText>more than $200 billion in improper payments each year</w:delText>
        </w:r>
      </w:del>
      <w:ins w:id="5" w:author="NIW Review Tracker" w:date="2026-06-15T00:00:00Z">
        <w:r>
          <w:rPr>
            <w:color w:val="1A1A2E"/>
            <w:sz w:val="21"/>
          </w:rPr>
          <w:t>a documented $236 billion in improper payments in FY2023 (PRAC FY2023 Improper Payments Report)</w:t>
        </w:r>
      </w:ins>
      <w:r>
        <w:rPr>
          <w:color w:val="1A1A2E"/>
          <w:sz w:val="21"/>
        </w:rPr>
        <w:t>. During the pandemic, an estimated $100 to $400 billion in relief funds were fraudulently obtained.</w:t>
      </w:r>
    </w:p>
    <w:p w14:paraId="5DF39C55" w14:textId="77777777" w:rsidR="00BE02FA" w:rsidRDefault="00000000" w:rsidP="00E11A18">
      <w:pPr>
        <w:spacing w:before="40" w:after="100"/>
        <w:jc w:val="both"/>
      </w:pPr>
      <w:r>
        <w:rPr>
          <w:color w:val="1A1A2E"/>
          <w:sz w:val="21"/>
        </w:rPr>
        <w:t>The reason these problems persist is not lack of rules — federal grant programs are heavily regulated. The reason is that the tools agencies and grantees use have not kept pace. Compliance is reviewed annually rather than continuously. Fraud is investigated after money has already left federal accounts. Corrective action plans are created but not tracked to completion. GovGuard is designed to close each of these gaps.</w:t>
      </w:r>
    </w:p>
    <w:p w14:paraId="65C14CAE" w14:textId="77777777" w:rsidR="00BE02FA" w:rsidRDefault="00000000" w:rsidP="00E11A18">
      <w:pPr>
        <w:spacing w:before="200" w:after="40"/>
        <w:jc w:val="both"/>
      </w:pPr>
      <w:r>
        <w:rPr>
          <w:b/>
          <w:color w:val="0D6E6E"/>
          <w:sz w:val="24"/>
        </w:rPr>
        <w:t>Seven Reasons to Use GovGuard</w:t>
      </w:r>
    </w:p>
    <w:p w14:paraId="43A7AD51" w14:textId="77777777" w:rsidR="00BE02FA" w:rsidRDefault="00000000" w:rsidP="00E11A18">
      <w:pPr>
        <w:pStyle w:val="ListBullet"/>
        <w:spacing w:before="20" w:after="60"/>
        <w:jc w:val="both"/>
      </w:pPr>
      <w:r>
        <w:rPr>
          <w:b/>
          <w:color w:val="1F3564"/>
          <w:sz w:val="21"/>
        </w:rPr>
        <w:t xml:space="preserve">Continuous monitoring, not annual review:  </w:t>
      </w:r>
      <w:r>
        <w:rPr>
          <w:color w:val="1A1A2E"/>
          <w:sz w:val="21"/>
        </w:rPr>
        <w:t>Instead of reviewing compliance once a year at audit time, GovGuard checks every transaction as it happens and monitors all 10 OMB compliance requirements continuously. Problems are caught in days, not discovered months later by an auditor.</w:t>
      </w:r>
    </w:p>
    <w:p w14:paraId="12B0CACE" w14:textId="77777777" w:rsidR="00BE02FA" w:rsidRDefault="00000000" w:rsidP="00E11A18">
      <w:pPr>
        <w:pStyle w:val="ListBullet"/>
        <w:spacing w:before="20" w:after="60"/>
        <w:jc w:val="both"/>
      </w:pPr>
      <w:r>
        <w:rPr>
          <w:b/>
          <w:color w:val="1F3564"/>
          <w:sz w:val="21"/>
        </w:rPr>
        <w:t xml:space="preserve">Act before problems happen:  </w:t>
      </w:r>
      <w:r>
        <w:rPr>
          <w:color w:val="1A1A2E"/>
          <w:sz w:val="21"/>
        </w:rPr>
        <w:t>The 30-day risk forecasting model identifies which grants are trending toward compliance failure before the failure occurs — giving you time to intervene. For example, if a grant's closeout deadline is approaching with outstanding documentation requirements, you receive a predictive alert weeks in advance.</w:t>
      </w:r>
    </w:p>
    <w:p w14:paraId="2360F42A" w14:textId="77777777" w:rsidR="00BE02FA" w:rsidRDefault="00000000" w:rsidP="00E11A18">
      <w:pPr>
        <w:pStyle w:val="ListBullet"/>
        <w:spacing w:before="20" w:after="60"/>
        <w:jc w:val="both"/>
      </w:pPr>
      <w:r>
        <w:rPr>
          <w:b/>
          <w:color w:val="1F3564"/>
          <w:sz w:val="21"/>
        </w:rPr>
        <w:t xml:space="preserve">Automatic follow-up — no manual tracking:  </w:t>
      </w:r>
      <w:r>
        <w:rPr>
          <w:color w:val="1A1A2E"/>
          <w:sz w:val="21"/>
        </w:rPr>
        <w:t>When a compliance problem is detected, the system automatically creates a Corrective Action Plan, assigns a due date, and sends reminder notifications at 30, 60, and 90 days. You no longer need to manually track whether findings have been resolved.</w:t>
      </w:r>
    </w:p>
    <w:p w14:paraId="5983B2FE" w14:textId="77777777" w:rsidR="00BE02FA" w:rsidRDefault="00000000" w:rsidP="00E11A18">
      <w:pPr>
        <w:pStyle w:val="ListBullet"/>
        <w:spacing w:before="20" w:after="60"/>
        <w:jc w:val="both"/>
      </w:pPr>
      <w:r>
        <w:rPr>
          <w:b/>
          <w:color w:val="1F3564"/>
          <w:sz w:val="21"/>
        </w:rPr>
        <w:t xml:space="preserve">Complete audit trail, always:  </w:t>
      </w:r>
      <w:r>
        <w:rPr>
          <w:color w:val="1A1A2E"/>
          <w:sz w:val="21"/>
        </w:rPr>
        <w:t>Every action taken in the system — every risk score, every flagged transaction, every corrective action, every login — is logged in a tamper-proof record. This provides legally defensible documentation for Single Audit proceedings, OIG reviews, and congressional inquiries.</w:t>
      </w:r>
    </w:p>
    <w:p w14:paraId="2C769BE8" w14:textId="77777777" w:rsidR="00BE02FA" w:rsidRDefault="00000000" w:rsidP="00E11A18">
      <w:pPr>
        <w:pStyle w:val="ListBullet"/>
        <w:spacing w:before="20" w:after="60"/>
        <w:jc w:val="both"/>
      </w:pPr>
      <w:r>
        <w:rPr>
          <w:b/>
          <w:color w:val="1F3564"/>
          <w:sz w:val="21"/>
        </w:rPr>
        <w:t xml:space="preserve">Catch hidden vendor networks:  </w:t>
      </w:r>
      <w:r>
        <w:rPr>
          <w:color w:val="1A1A2E"/>
          <w:sz w:val="21"/>
        </w:rPr>
        <w:t>The beneficial ownership graph identifies when multiple vendors in your portfolio are secretly connected — sharing tax IDs, bank accounts, or organizational relationships. This is a capability that no standard financial reporting system provides, and it catches fraud rings that operate across multiple grant programs.</w:t>
      </w:r>
    </w:p>
    <w:p w14:paraId="5D47E0C1" w14:textId="77777777" w:rsidR="00BE02FA" w:rsidRDefault="00000000" w:rsidP="00E11A18">
      <w:pPr>
        <w:pStyle w:val="ListBullet"/>
        <w:spacing w:before="20" w:after="60"/>
        <w:jc w:val="both"/>
      </w:pPr>
      <w:r>
        <w:rPr>
          <w:b/>
          <w:color w:val="1F3564"/>
          <w:sz w:val="21"/>
        </w:rPr>
        <w:t xml:space="preserve">Works with your existing financial systems:  </w:t>
      </w:r>
      <w:r>
        <w:rPr>
          <w:color w:val="1A1A2E"/>
          <w:sz w:val="21"/>
        </w:rPr>
        <w:t>GovGuard connects to SAP, Oracle, Microsoft Dynamics, and QuickBooks bidirectionally — meaning your financial data flows in automatically and risk scores and holds flow back out. You do not need to manage a separate system or manually re-enter data.</w:t>
      </w:r>
    </w:p>
    <w:p w14:paraId="29864546" w14:textId="77777777" w:rsidR="00BE02FA" w:rsidRDefault="00000000" w:rsidP="00E11A18">
      <w:pPr>
        <w:pStyle w:val="ListBullet"/>
        <w:spacing w:before="20" w:after="60"/>
        <w:jc w:val="both"/>
      </w:pPr>
      <w:r>
        <w:rPr>
          <w:b/>
          <w:color w:val="1F3564"/>
          <w:sz w:val="21"/>
        </w:rPr>
        <w:t xml:space="preserve">Levels the playing field for smaller grantees:  </w:t>
      </w:r>
      <w:r>
        <w:rPr>
          <w:color w:val="1A1A2E"/>
          <w:sz w:val="21"/>
        </w:rPr>
        <w:t>Tribal governments, CDFIs, and small nonprofits can use GovGuard to access the same compliance infrastructure as large federal agencies — reducing the capacity gap that currently causes smaller organizations to fail audits at higher rates than larger ones.</w:t>
      </w:r>
    </w:p>
    <w:p w14:paraId="1F1C5D42" w14:textId="77777777" w:rsidR="00BE02FA" w:rsidRDefault="00000000" w:rsidP="00E11A18">
      <w:pPr>
        <w:jc w:val="both"/>
      </w:pPr>
      <w:r>
        <w:br w:type="page"/>
      </w:r>
    </w:p>
    <w:p w14:paraId="1E3263C0" w14:textId="77777777" w:rsidR="00BE02FA" w:rsidRDefault="00000000" w:rsidP="00E11A18">
      <w:pPr>
        <w:spacing w:before="320" w:after="40"/>
        <w:jc w:val="both"/>
      </w:pPr>
      <w:r>
        <w:rPr>
          <w:b/>
          <w:color w:val="1F3564"/>
          <w:sz w:val="30"/>
        </w:rPr>
        <w:lastRenderedPageBreak/>
        <w:t>4.  How to Use GovGuard™ — Step-by-Step Walkthrough</w:t>
      </w:r>
    </w:p>
    <w:p w14:paraId="0E298E20" w14:textId="77777777" w:rsidR="00BE02FA" w:rsidRDefault="00BE02FA" w:rsidP="00E11A18">
      <w:pPr>
        <w:pBdr>
          <w:bottom w:val="single" w:sz="6" w:space="1" w:color="1F3564"/>
        </w:pBdr>
        <w:spacing w:after="60"/>
        <w:jc w:val="both"/>
      </w:pPr>
    </w:p>
    <w:p w14:paraId="6B3E1F24" w14:textId="77777777" w:rsidR="00BE02FA" w:rsidRDefault="00000000" w:rsidP="00E11A18">
      <w:pPr>
        <w:pBdr>
          <w:left w:val="single" w:sz="14" w:space="4" w:color="1F3564"/>
        </w:pBdr>
        <w:spacing w:before="100" w:after="160"/>
        <w:ind w:left="432"/>
        <w:jc w:val="both"/>
      </w:pPr>
      <w:r>
        <w:rPr>
          <w:i/>
          <w:color w:val="1F3564"/>
          <w:sz w:val="20"/>
        </w:rPr>
        <w:t>GovGuard is an enterprise cloud platform. The steps below describe the full user journey from initial setup through day-to-day operations. Your organization will be onboarded by the Quantio Global team, who will configure the system for your specific grants, financial systems, and compliance requirements.</w:t>
      </w:r>
    </w:p>
    <w:p w14:paraId="493D86CA" w14:textId="77777777" w:rsidR="00BE02FA" w:rsidRDefault="00000000" w:rsidP="00E11A18">
      <w:pPr>
        <w:spacing w:before="100" w:after="20"/>
        <w:jc w:val="both"/>
      </w:pPr>
      <w:r>
        <w:rPr>
          <w:b/>
          <w:color w:val="1F3564"/>
        </w:rPr>
        <w:t xml:space="preserve">Step 1:  </w:t>
      </w:r>
      <w:r>
        <w:rPr>
          <w:b/>
          <w:color w:val="0D6E6E"/>
        </w:rPr>
        <w:t>Onboarding — Setting Up Your Organization's Workspace</w:t>
      </w:r>
    </w:p>
    <w:p w14:paraId="5868BDA3" w14:textId="77777777" w:rsidR="00BE02FA" w:rsidRDefault="00000000" w:rsidP="00E11A18">
      <w:pPr>
        <w:spacing w:before="20" w:after="120"/>
        <w:ind w:left="504"/>
        <w:jc w:val="both"/>
      </w:pPr>
      <w:r>
        <w:rPr>
          <w:color w:val="1A1A2E"/>
          <w:sz w:val="20"/>
        </w:rPr>
        <w:t>Contact Quantio Global to initiate onboarding. During setup, the Quantio team will:</w:t>
      </w:r>
    </w:p>
    <w:p w14:paraId="453FF047" w14:textId="77777777" w:rsidR="00BE02FA" w:rsidRDefault="00000000" w:rsidP="00E11A18">
      <w:pPr>
        <w:pStyle w:val="ListBullet"/>
        <w:spacing w:before="20" w:after="40"/>
        <w:ind w:left="720"/>
        <w:jc w:val="both"/>
      </w:pPr>
      <w:r>
        <w:rPr>
          <w:color w:val="1A1A2E"/>
          <w:sz w:val="20"/>
        </w:rPr>
        <w:t>Create a secure, isolated workspace (called a "tenant") for your organization. No other organization can see your data — this is enforced at the database level, not just by a password.</w:t>
      </w:r>
    </w:p>
    <w:p w14:paraId="40F1BA5F" w14:textId="77777777" w:rsidR="00BE02FA" w:rsidRDefault="00000000" w:rsidP="00E11A18">
      <w:pPr>
        <w:pStyle w:val="ListBullet"/>
        <w:spacing w:before="20" w:after="40"/>
        <w:ind w:left="720"/>
        <w:jc w:val="both"/>
      </w:pPr>
      <w:r>
        <w:rPr>
          <w:color w:val="1A1A2E"/>
          <w:sz w:val="20"/>
        </w:rPr>
        <w:t>Configure your subscription tier based on your organization's size and role (grantor agency, pass-through entity, or grantee).</w:t>
      </w:r>
    </w:p>
    <w:p w14:paraId="14879B8A" w14:textId="77777777" w:rsidR="00BE02FA" w:rsidRDefault="00000000" w:rsidP="00E11A18">
      <w:pPr>
        <w:pStyle w:val="ListBullet"/>
        <w:spacing w:before="20" w:after="40"/>
        <w:ind w:left="720"/>
        <w:jc w:val="both"/>
      </w:pPr>
      <w:r>
        <w:rPr>
          <w:color w:val="1A1A2E"/>
          <w:sz w:val="20"/>
        </w:rPr>
        <w:t>Set up your secure login credentials using Multi-Factor Authentication (MFA). Every user must verify their identity with a second device when logging in — this is required for federal-aligned security.</w:t>
      </w:r>
    </w:p>
    <w:p w14:paraId="3166CC7C" w14:textId="77777777" w:rsidR="00BE02FA" w:rsidRDefault="00000000" w:rsidP="00E11A18">
      <w:pPr>
        <w:pStyle w:val="ListBullet"/>
        <w:spacing w:before="20" w:after="40"/>
        <w:ind w:left="720"/>
        <w:jc w:val="both"/>
      </w:pPr>
      <w:r>
        <w:rPr>
          <w:color w:val="1A1A2E"/>
          <w:sz w:val="20"/>
        </w:rPr>
        <w:t>Assign user roles to your team members. There are four roles: Administrator (full access), Compliance Officer (can approve, hold, and close cases), Investigator (can review and document but not approve), and External Auditor (read-only view for audit purposes).</w:t>
      </w:r>
    </w:p>
    <w:p w14:paraId="4FBF723C" w14:textId="77777777" w:rsidR="00BE02FA" w:rsidRDefault="00000000" w:rsidP="00E11A18">
      <w:pPr>
        <w:spacing w:before="100" w:after="20"/>
        <w:jc w:val="both"/>
      </w:pPr>
      <w:r>
        <w:rPr>
          <w:b/>
          <w:color w:val="1F3564"/>
        </w:rPr>
        <w:t xml:space="preserve">Step 2:  </w:t>
      </w:r>
      <w:r>
        <w:rPr>
          <w:b/>
          <w:color w:val="0D6E6E"/>
        </w:rPr>
        <w:t>Connect Your Financial Systems or Upload Your Data</w:t>
      </w:r>
    </w:p>
    <w:p w14:paraId="7E8E42AE" w14:textId="77777777" w:rsidR="00BE02FA" w:rsidRDefault="00000000" w:rsidP="00E11A18">
      <w:pPr>
        <w:spacing w:before="20" w:after="120"/>
        <w:ind w:left="504"/>
        <w:jc w:val="both"/>
      </w:pPr>
      <w:r>
        <w:rPr>
          <w:color w:val="1A1A2E"/>
          <w:sz w:val="20"/>
        </w:rPr>
        <w:t>GovGuard can receive your grant financial data in two ways:</w:t>
      </w:r>
    </w:p>
    <w:p w14:paraId="32A11A14" w14:textId="77777777" w:rsidR="00BE02FA" w:rsidRDefault="00000000" w:rsidP="00E11A18">
      <w:pPr>
        <w:pStyle w:val="ListBullet"/>
        <w:spacing w:before="20" w:after="40"/>
        <w:ind w:left="720"/>
        <w:jc w:val="both"/>
      </w:pPr>
      <w:r>
        <w:rPr>
          <w:color w:val="1A1A2E"/>
          <w:sz w:val="20"/>
        </w:rPr>
        <w:t>Automatic connection (recommended): GovGuard connects directly to your ERP or accounting system — SAP, Oracle Financials, Microsoft Dynamics 365, or QuickBooks. Once connected, new transactions are sent to GovGuard automatically as they are entered in your financial system. No manual uploads needed.</w:t>
      </w:r>
    </w:p>
    <w:p w14:paraId="69723752" w14:textId="77777777" w:rsidR="00BE02FA" w:rsidRDefault="00000000" w:rsidP="00E11A18">
      <w:pPr>
        <w:pStyle w:val="ListBullet"/>
        <w:spacing w:before="20" w:after="40"/>
        <w:ind w:left="720"/>
        <w:jc w:val="both"/>
      </w:pPr>
      <w:r>
        <w:rPr>
          <w:color w:val="1A1A2E"/>
          <w:sz w:val="20"/>
        </w:rPr>
        <w:t>Manual upload: If you are not yet ready to connect your financial system, you can export transaction data as a file and upload it directly. The Quantio team will provide the template format.</w:t>
      </w:r>
    </w:p>
    <w:p w14:paraId="5DC13E9F" w14:textId="77777777" w:rsidR="00BE02FA" w:rsidRDefault="00000000" w:rsidP="00E11A18">
      <w:pPr>
        <w:pStyle w:val="ListBullet"/>
        <w:spacing w:before="20" w:after="40"/>
        <w:ind w:left="720"/>
        <w:jc w:val="both"/>
      </w:pPr>
      <w:r>
        <w:rPr>
          <w:color w:val="1A1A2E"/>
          <w:sz w:val="20"/>
        </w:rPr>
        <w:t>Along with transactions, you will provide: your vendor registry (list of all vendors, their registration dates, and SAM.gov status); your grant budget master (approved budget amounts by cost category for each grant); and your procurement records (contract types, competition documentation status).</w:t>
      </w:r>
    </w:p>
    <w:p w14:paraId="598C40F0" w14:textId="77777777" w:rsidR="00BE02FA" w:rsidRDefault="00000000" w:rsidP="00E11A18">
      <w:pPr>
        <w:spacing w:before="100" w:after="20"/>
        <w:jc w:val="both"/>
      </w:pPr>
      <w:r>
        <w:rPr>
          <w:b/>
          <w:color w:val="1F3564"/>
        </w:rPr>
        <w:t xml:space="preserve">Step 3:  </w:t>
      </w:r>
      <w:r>
        <w:rPr>
          <w:b/>
          <w:color w:val="0D6E6E"/>
        </w:rPr>
        <w:t>Set Up Your Grant Portfolio</w:t>
      </w:r>
    </w:p>
    <w:p w14:paraId="74A41598" w14:textId="77777777" w:rsidR="00BE02FA" w:rsidRDefault="00000000" w:rsidP="00E11A18">
      <w:pPr>
        <w:spacing w:before="20" w:after="120"/>
        <w:ind w:left="504"/>
        <w:jc w:val="both"/>
      </w:pPr>
      <w:r>
        <w:rPr>
          <w:color w:val="1A1A2E"/>
          <w:sz w:val="20"/>
        </w:rPr>
        <w:t>Once your data is loaded, configure each active grant in the system:</w:t>
      </w:r>
    </w:p>
    <w:p w14:paraId="55DD6353" w14:textId="77777777" w:rsidR="00BE02FA" w:rsidRDefault="00000000" w:rsidP="00E11A18">
      <w:pPr>
        <w:pStyle w:val="ListBullet"/>
        <w:spacing w:before="20" w:after="40"/>
        <w:ind w:left="720"/>
        <w:jc w:val="both"/>
      </w:pPr>
      <w:r>
        <w:rPr>
          <w:color w:val="1A1A2E"/>
          <w:sz w:val="20"/>
        </w:rPr>
        <w:t>Enter the grant's award number, funding agency, CFDA catalog number, start and end dates, and total award amount.</w:t>
      </w:r>
    </w:p>
    <w:p w14:paraId="293851C7" w14:textId="77777777" w:rsidR="00BE02FA" w:rsidRDefault="00000000" w:rsidP="00E11A18">
      <w:pPr>
        <w:pStyle w:val="ListBullet"/>
        <w:spacing w:before="20" w:after="40"/>
        <w:ind w:left="720"/>
        <w:jc w:val="both"/>
      </w:pPr>
      <w:r>
        <w:rPr>
          <w:color w:val="1A1A2E"/>
          <w:sz w:val="20"/>
        </w:rPr>
        <w:t>Set approved budget allocations by cost category (e.g., $200,000 for personnel, $50,000 for equipment). The system will monitor whether spending in each category stays within these approved limits.</w:t>
      </w:r>
    </w:p>
    <w:p w14:paraId="70A604F9" w14:textId="77777777" w:rsidR="00BE02FA" w:rsidRDefault="00000000" w:rsidP="00E11A18">
      <w:pPr>
        <w:pStyle w:val="ListBullet"/>
        <w:spacing w:before="20" w:after="40"/>
        <w:ind w:left="720"/>
        <w:jc w:val="both"/>
      </w:pPr>
      <w:r>
        <w:rPr>
          <w:color w:val="1A1A2E"/>
          <w:sz w:val="20"/>
        </w:rPr>
        <w:t>The system automatically begins screening all transactions against this grant's profile. You do not need to do anything further — monitoring begins immediately.</w:t>
      </w:r>
    </w:p>
    <w:p w14:paraId="2C19C1D0" w14:textId="77777777" w:rsidR="00BE02FA" w:rsidRDefault="00000000" w:rsidP="00E11A18">
      <w:pPr>
        <w:spacing w:before="100" w:after="20"/>
        <w:jc w:val="both"/>
      </w:pPr>
      <w:r>
        <w:rPr>
          <w:b/>
          <w:color w:val="1F3564"/>
        </w:rPr>
        <w:t xml:space="preserve">Step 4:  </w:t>
      </w:r>
      <w:r>
        <w:rPr>
          <w:b/>
          <w:color w:val="0D6E6E"/>
        </w:rPr>
        <w:t>Review the Real-Time Dashboard</w:t>
      </w:r>
    </w:p>
    <w:p w14:paraId="732D1E0E" w14:textId="77777777" w:rsidR="00BE02FA" w:rsidRDefault="00000000" w:rsidP="00E11A18">
      <w:pPr>
        <w:spacing w:before="20" w:after="120"/>
        <w:ind w:left="504"/>
        <w:jc w:val="both"/>
      </w:pPr>
      <w:r>
        <w:rPr>
          <w:color w:val="1A1A2E"/>
          <w:sz w:val="20"/>
        </w:rPr>
        <w:t>Log in to your GovGuard dashboard at any time to see the current state of your entire grant portfolio:</w:t>
      </w:r>
    </w:p>
    <w:p w14:paraId="24E6E298" w14:textId="77777777" w:rsidR="00BE02FA" w:rsidRDefault="00000000" w:rsidP="00E11A18">
      <w:pPr>
        <w:pStyle w:val="ListBullet"/>
        <w:spacing w:before="20" w:after="40"/>
        <w:ind w:left="720"/>
        <w:jc w:val="both"/>
      </w:pPr>
      <w:r>
        <w:rPr>
          <w:color w:val="1A1A2E"/>
          <w:sz w:val="20"/>
        </w:rPr>
        <w:t>Risk Leaderboard: Which of your grants currently carry the highest risk? The leaderboard ranks all active grants by their current risk score so you know where to focus your attention first.</w:t>
      </w:r>
    </w:p>
    <w:p w14:paraId="488F9D16" w14:textId="77777777" w:rsidR="00BE02FA" w:rsidRDefault="00000000" w:rsidP="00E11A18">
      <w:pPr>
        <w:pStyle w:val="ListBullet"/>
        <w:spacing w:before="20" w:after="40"/>
        <w:ind w:left="720"/>
        <w:jc w:val="both"/>
      </w:pPr>
      <w:r>
        <w:rPr>
          <w:color w:val="1A1A2E"/>
          <w:sz w:val="20"/>
        </w:rPr>
        <w:t>Alert Triage Panel: All pending alerts that require a human decision are listed here, sorted by severity (CRITICAL first). Each alert shows the grant name, the vendor, the amount, and why it was flagged.</w:t>
      </w:r>
    </w:p>
    <w:p w14:paraId="488A33DA" w14:textId="77777777" w:rsidR="00BE02FA" w:rsidRDefault="00000000" w:rsidP="00E11A18">
      <w:pPr>
        <w:pStyle w:val="ListBullet"/>
        <w:spacing w:before="20" w:after="40"/>
        <w:ind w:left="720"/>
        <w:jc w:val="both"/>
      </w:pPr>
      <w:r>
        <w:rPr>
          <w:color w:val="1A1A2E"/>
          <w:sz w:val="20"/>
        </w:rPr>
        <w:t>KPI Tiles: At a glance, you can see total active grants, total transactions processed, total flagged transactions, compliance score across your portfolio, and number of open corrective action plans.</w:t>
      </w:r>
    </w:p>
    <w:p w14:paraId="78F40A62" w14:textId="77777777" w:rsidR="00BE02FA" w:rsidRDefault="00000000" w:rsidP="00E11A18">
      <w:pPr>
        <w:pStyle w:val="ListBullet"/>
        <w:spacing w:before="20" w:after="40"/>
        <w:ind w:left="720"/>
        <w:jc w:val="both"/>
      </w:pPr>
      <w:r>
        <w:rPr>
          <w:color w:val="1A1A2E"/>
          <w:sz w:val="20"/>
        </w:rPr>
        <w:lastRenderedPageBreak/>
        <w:t>The dashboard updates in real time — if a new transaction is submitted and flagged, it appears in your alert queue within seconds.</w:t>
      </w:r>
    </w:p>
    <w:p w14:paraId="453F49C9" w14:textId="77777777" w:rsidR="00BE02FA" w:rsidRDefault="00000000" w:rsidP="00E11A18">
      <w:pPr>
        <w:spacing w:before="100" w:after="20"/>
        <w:jc w:val="both"/>
      </w:pPr>
      <w:r>
        <w:rPr>
          <w:b/>
          <w:color w:val="1F3564"/>
        </w:rPr>
        <w:t xml:space="preserve">Step 5:  </w:t>
      </w:r>
      <w:r>
        <w:rPr>
          <w:b/>
          <w:color w:val="0D6E6E"/>
        </w:rPr>
        <w:t>Review and Act on a Fraud Alert</w:t>
      </w:r>
    </w:p>
    <w:p w14:paraId="27FE8B59" w14:textId="77777777" w:rsidR="00BE02FA" w:rsidRDefault="00000000" w:rsidP="00E11A18">
      <w:pPr>
        <w:spacing w:before="20" w:after="120"/>
        <w:ind w:left="504"/>
        <w:jc w:val="both"/>
      </w:pPr>
      <w:r>
        <w:rPr>
          <w:color w:val="1A1A2E"/>
          <w:sz w:val="20"/>
        </w:rPr>
        <w:t>When a transaction is flagged, click on the alert to see:</w:t>
      </w:r>
    </w:p>
    <w:p w14:paraId="6B349B50" w14:textId="77777777" w:rsidR="00BE02FA" w:rsidRDefault="00000000" w:rsidP="00E11A18">
      <w:pPr>
        <w:pStyle w:val="ListBullet"/>
        <w:spacing w:before="20" w:after="40"/>
        <w:ind w:left="720"/>
        <w:jc w:val="both"/>
      </w:pPr>
      <w:r>
        <w:rPr>
          <w:color w:val="1A1A2E"/>
          <w:sz w:val="20"/>
        </w:rPr>
        <w:t>The full transaction details and the fraud risk score (0–100), broken down by what the rules detected and what the AI model calculated.</w:t>
      </w:r>
    </w:p>
    <w:p w14:paraId="5C373EED" w14:textId="77777777" w:rsidR="00BE02FA" w:rsidRDefault="00000000" w:rsidP="00E11A18">
      <w:pPr>
        <w:pStyle w:val="ListBullet"/>
        <w:spacing w:before="20" w:after="40"/>
        <w:ind w:left="720"/>
        <w:jc w:val="both"/>
      </w:pPr>
      <w:r>
        <w:rPr>
          <w:color w:val="1A1A2E"/>
          <w:sz w:val="20"/>
        </w:rPr>
        <w:t>The recommended action: APPROVE (transaction is safe), REVIEW (requires human review before payment), HOLD (do not disburse until cleared), or BLOCK (do not pay under any circumstances — e.g., payment to a federally debarred vendor).</w:t>
      </w:r>
    </w:p>
    <w:p w14:paraId="4E75F578" w14:textId="77777777" w:rsidR="00BE02FA" w:rsidRDefault="00000000" w:rsidP="00E11A18">
      <w:pPr>
        <w:pStyle w:val="ListBullet"/>
        <w:spacing w:before="20" w:after="40"/>
        <w:ind w:left="720"/>
        <w:jc w:val="both"/>
      </w:pPr>
      <w:r>
        <w:rPr>
          <w:color w:val="1A1A2E"/>
          <w:sz w:val="20"/>
        </w:rPr>
        <w:t>A plain-English explanation of every rule or AI signal that was triggered, including the specific federal provision it relates to.</w:t>
      </w:r>
    </w:p>
    <w:p w14:paraId="1E56E199" w14:textId="77777777" w:rsidR="00BE02FA" w:rsidRDefault="00000000" w:rsidP="00E11A18">
      <w:pPr>
        <w:pStyle w:val="ListBullet"/>
        <w:spacing w:before="20" w:after="40"/>
        <w:ind w:left="720"/>
        <w:jc w:val="both"/>
      </w:pPr>
      <w:r>
        <w:rPr>
          <w:color w:val="1A1A2E"/>
          <w:sz w:val="20"/>
        </w:rPr>
        <w:t>As a Compliance Officer, you can approve the transaction, place a payment hold, create an investigation case, or escalate to senior management — all from this same screen.</w:t>
      </w:r>
    </w:p>
    <w:p w14:paraId="06197EBB" w14:textId="77777777" w:rsidR="00BE02FA" w:rsidRDefault="00000000" w:rsidP="00E11A18">
      <w:pPr>
        <w:spacing w:before="100" w:after="20"/>
        <w:jc w:val="both"/>
      </w:pPr>
      <w:r>
        <w:rPr>
          <w:b/>
          <w:color w:val="1F3564"/>
        </w:rPr>
        <w:t xml:space="preserve">Step 6:  </w:t>
      </w:r>
      <w:r>
        <w:rPr>
          <w:b/>
          <w:color w:val="0D6E6E"/>
        </w:rPr>
        <w:t>Monitor Compliance for Each Grant</w:t>
      </w:r>
    </w:p>
    <w:p w14:paraId="1B1F7EBD" w14:textId="77777777" w:rsidR="00BE02FA" w:rsidRDefault="00000000" w:rsidP="00E11A18">
      <w:pPr>
        <w:spacing w:before="20" w:after="120"/>
        <w:ind w:left="504"/>
        <w:jc w:val="both"/>
      </w:pPr>
      <w:r>
        <w:rPr>
          <w:color w:val="1A1A2E"/>
          <w:sz w:val="20"/>
        </w:rPr>
        <w:t>Navigate to any grant's Compliance View to see its compliance health:</w:t>
      </w:r>
    </w:p>
    <w:p w14:paraId="224DD1FC" w14:textId="77777777" w:rsidR="00BE02FA" w:rsidRDefault="00000000" w:rsidP="00E11A18">
      <w:pPr>
        <w:pStyle w:val="ListBullet"/>
        <w:spacing w:before="20" w:after="40"/>
        <w:ind w:left="720"/>
        <w:jc w:val="both"/>
      </w:pPr>
      <w:r>
        <w:rPr>
          <w:color w:val="1A1A2E"/>
          <w:sz w:val="20"/>
        </w:rPr>
        <w:t>A compliance score ring (0–100%) shows the overall compliance health of that grant at a glance.</w:t>
      </w:r>
    </w:p>
    <w:p w14:paraId="1E7D624D" w14:textId="77777777" w:rsidR="00BE02FA" w:rsidRDefault="00000000" w:rsidP="00E11A18">
      <w:pPr>
        <w:pStyle w:val="ListBullet"/>
        <w:spacing w:before="20" w:after="40"/>
        <w:ind w:left="720"/>
        <w:jc w:val="both"/>
      </w:pPr>
      <w:r>
        <w:rPr>
          <w:color w:val="1A1A2E"/>
          <w:sz w:val="20"/>
        </w:rPr>
        <w:t>Below the ring, each of the 10 federal compliance controls is listed with its current status: PASS, FAIL, or NOT YET TESTED.</w:t>
      </w:r>
    </w:p>
    <w:p w14:paraId="4B30EED3" w14:textId="77777777" w:rsidR="00BE02FA" w:rsidRDefault="00000000" w:rsidP="00E11A18">
      <w:pPr>
        <w:pStyle w:val="ListBullet"/>
        <w:spacing w:before="20" w:after="40"/>
        <w:ind w:left="720"/>
        <w:jc w:val="both"/>
      </w:pPr>
      <w:r>
        <w:rPr>
          <w:color w:val="1A1A2E"/>
          <w:sz w:val="20"/>
        </w:rPr>
        <w:t>For any failing control, the system shows you exactly what is missing (e.g., "No competitive bidding documentation found for procurement over $250,000") and what you need to do to correct it (with the specific OMB rule cited).</w:t>
      </w:r>
    </w:p>
    <w:p w14:paraId="2F47001A" w14:textId="77777777" w:rsidR="00BE02FA" w:rsidRDefault="00000000" w:rsidP="00E11A18">
      <w:pPr>
        <w:pStyle w:val="ListBullet"/>
        <w:spacing w:before="20" w:after="40"/>
        <w:ind w:left="720"/>
        <w:jc w:val="both"/>
      </w:pPr>
      <w:r>
        <w:rPr>
          <w:color w:val="1A1A2E"/>
          <w:sz w:val="20"/>
        </w:rPr>
        <w:t>You can upload supporting evidence documents (contracts, procurement records, approvals) directly to each control — these are stored securely and become part of your audit evidence package.</w:t>
      </w:r>
    </w:p>
    <w:p w14:paraId="51DBAB0E" w14:textId="77777777" w:rsidR="00BE02FA" w:rsidRDefault="00000000" w:rsidP="00E11A18">
      <w:pPr>
        <w:spacing w:before="100" w:after="20"/>
        <w:jc w:val="both"/>
      </w:pPr>
      <w:r>
        <w:rPr>
          <w:b/>
          <w:color w:val="1F3564"/>
        </w:rPr>
        <w:t xml:space="preserve">Step 7:  </w:t>
      </w:r>
      <w:r>
        <w:rPr>
          <w:b/>
          <w:color w:val="0D6E6E"/>
        </w:rPr>
        <w:t>Manage Corrective Action Plans (CAPs)</w:t>
      </w:r>
    </w:p>
    <w:p w14:paraId="733E081B" w14:textId="77777777" w:rsidR="00BE02FA" w:rsidRDefault="00000000" w:rsidP="00E11A18">
      <w:pPr>
        <w:spacing w:before="20" w:after="120"/>
        <w:ind w:left="504"/>
        <w:jc w:val="both"/>
      </w:pPr>
      <w:r>
        <w:rPr>
          <w:color w:val="1A1A2E"/>
          <w:sz w:val="20"/>
        </w:rPr>
        <w:t>When a serious compliance problem is detected (called a "Material Weakness"), GovGuard automatically creates a Corrective Action Plan:</w:t>
      </w:r>
    </w:p>
    <w:p w14:paraId="2DC9F3B6" w14:textId="77777777" w:rsidR="00BE02FA" w:rsidRDefault="00000000" w:rsidP="00E11A18">
      <w:pPr>
        <w:pStyle w:val="ListBullet"/>
        <w:spacing w:before="20" w:after="40"/>
        <w:ind w:left="720"/>
        <w:jc w:val="both"/>
      </w:pPr>
      <w:r>
        <w:rPr>
          <w:color w:val="1A1A2E"/>
          <w:sz w:val="20"/>
        </w:rPr>
        <w:t>The CAP is created automatically — you do not need to initiate it manually.</w:t>
      </w:r>
    </w:p>
    <w:p w14:paraId="3797695B" w14:textId="77777777" w:rsidR="00BE02FA" w:rsidRDefault="00000000" w:rsidP="00E11A18">
      <w:pPr>
        <w:pStyle w:val="ListBullet"/>
        <w:spacing w:before="20" w:after="40"/>
        <w:ind w:left="720"/>
        <w:jc w:val="both"/>
      </w:pPr>
      <w:r>
        <w:rPr>
          <w:color w:val="1A1A2E"/>
          <w:sz w:val="20"/>
        </w:rPr>
        <w:t>The CAP includes: a description of the problem found, the federal requirement that was violated, the corrective action required, and an assigned due date.</w:t>
      </w:r>
    </w:p>
    <w:p w14:paraId="46B1928A" w14:textId="77777777" w:rsidR="00BE02FA" w:rsidRDefault="00000000" w:rsidP="00E11A18">
      <w:pPr>
        <w:pStyle w:val="ListBullet"/>
        <w:spacing w:before="20" w:after="40"/>
        <w:ind w:left="720"/>
        <w:jc w:val="both"/>
      </w:pPr>
      <w:r>
        <w:rPr>
          <w:color w:val="1A1A2E"/>
          <w:sz w:val="20"/>
        </w:rPr>
        <w:t>The system sends automatic reminder notifications to the responsible party at 30 days, 60 days, and 90 days if the CAP has not been completed.</w:t>
      </w:r>
    </w:p>
    <w:p w14:paraId="254F80BE" w14:textId="77777777" w:rsidR="00BE02FA" w:rsidRDefault="00000000" w:rsidP="00E11A18">
      <w:pPr>
        <w:pStyle w:val="ListBullet"/>
        <w:spacing w:before="20" w:after="40"/>
        <w:ind w:left="720"/>
        <w:jc w:val="both"/>
      </w:pPr>
      <w:r>
        <w:rPr>
          <w:color w:val="1A1A2E"/>
          <w:sz w:val="20"/>
        </w:rPr>
        <w:t>Navigate to the Audit Hub to see all open CAPs across your entire portfolio, their due dates, and their current completion status. This view is also accessible to external auditors (read-only) when they review your compliance record.</w:t>
      </w:r>
    </w:p>
    <w:p w14:paraId="760AACDF" w14:textId="77777777" w:rsidR="00BE02FA" w:rsidRDefault="00000000" w:rsidP="00E11A18">
      <w:pPr>
        <w:spacing w:before="100" w:after="20"/>
        <w:jc w:val="both"/>
      </w:pPr>
      <w:r>
        <w:rPr>
          <w:b/>
          <w:color w:val="1F3564"/>
        </w:rPr>
        <w:t xml:space="preserve">Step 8:  </w:t>
      </w:r>
      <w:r>
        <w:rPr>
          <w:b/>
          <w:color w:val="0D6E6E"/>
        </w:rPr>
        <w:t>Review the 30-Day Risk Forecast for Each Grant</w:t>
      </w:r>
    </w:p>
    <w:p w14:paraId="1296DB87" w14:textId="77777777" w:rsidR="00BE02FA" w:rsidRDefault="00000000" w:rsidP="00E11A18">
      <w:pPr>
        <w:spacing w:before="20" w:after="120"/>
        <w:ind w:left="504"/>
        <w:jc w:val="both"/>
      </w:pPr>
      <w:r>
        <w:rPr>
          <w:color w:val="1A1A2E"/>
          <w:sz w:val="20"/>
        </w:rPr>
        <w:t>Navigate to any grant's risk forecast view to see where it is heading:</w:t>
      </w:r>
    </w:p>
    <w:p w14:paraId="40708EE7" w14:textId="77777777" w:rsidR="00BE02FA" w:rsidRDefault="00000000" w:rsidP="00E11A18">
      <w:pPr>
        <w:pStyle w:val="ListBullet"/>
        <w:spacing w:before="20" w:after="40"/>
        <w:ind w:left="720"/>
        <w:jc w:val="both"/>
      </w:pPr>
      <w:r>
        <w:rPr>
          <w:color w:val="1A1A2E"/>
          <w:sz w:val="20"/>
        </w:rPr>
        <w:t>The system shows you a predicted risk score for 30 days from today, based on trends in the grant's compliance score, spending pace, open corrective action plans, and other factors.</w:t>
      </w:r>
    </w:p>
    <w:p w14:paraId="39270AFC" w14:textId="77777777" w:rsidR="00BE02FA" w:rsidRDefault="00000000" w:rsidP="00E11A18">
      <w:pPr>
        <w:pStyle w:val="ListBullet"/>
        <w:spacing w:before="20" w:after="40"/>
        <w:ind w:left="720"/>
        <w:jc w:val="both"/>
      </w:pPr>
      <w:r>
        <w:rPr>
          <w:color w:val="1A1A2E"/>
          <w:sz w:val="20"/>
        </w:rPr>
        <w:t>Below the forecast, you see the specific factors driving the prediction — for example: "Your compliance score has been declining by 3 points per week" or "2 corrective action plans are past their due date, contributing significantly to predicted risk."</w:t>
      </w:r>
    </w:p>
    <w:p w14:paraId="29DD41EF" w14:textId="77777777" w:rsidR="00BE02FA" w:rsidRDefault="00000000" w:rsidP="00E11A18">
      <w:pPr>
        <w:pStyle w:val="ListBullet"/>
        <w:spacing w:before="20" w:after="40"/>
        <w:ind w:left="720"/>
        <w:jc w:val="both"/>
      </w:pPr>
      <w:r>
        <w:rPr>
          <w:color w:val="1A1A2E"/>
          <w:sz w:val="20"/>
        </w:rPr>
        <w:t>This allows you to take preventive action — fixing the problems the forecast identifies — before they become formal audit findings.</w:t>
      </w:r>
    </w:p>
    <w:p w14:paraId="2837463E" w14:textId="77777777" w:rsidR="00BE02FA" w:rsidRDefault="00000000" w:rsidP="00E11A18">
      <w:pPr>
        <w:pStyle w:val="ListBullet"/>
        <w:spacing w:before="20" w:after="40"/>
        <w:ind w:left="720"/>
        <w:jc w:val="both"/>
      </w:pPr>
      <w:r>
        <w:rPr>
          <w:color w:val="1A1A2E"/>
          <w:sz w:val="20"/>
        </w:rPr>
        <w:lastRenderedPageBreak/>
        <w:t>If a grant is approaching its closeout deadline with outstanding compliance obligations, the forecast will flag this with a "Period-End Pressure" warning so you have enough time to submit required documentation.</w:t>
      </w:r>
    </w:p>
    <w:p w14:paraId="6B8E78E2" w14:textId="77777777" w:rsidR="00BE02FA" w:rsidRDefault="00000000" w:rsidP="00E11A18">
      <w:pPr>
        <w:spacing w:before="100" w:after="20"/>
        <w:jc w:val="both"/>
      </w:pPr>
      <w:r>
        <w:rPr>
          <w:b/>
          <w:color w:val="1F3564"/>
        </w:rPr>
        <w:t xml:space="preserve">Step 9:  </w:t>
      </w:r>
      <w:r>
        <w:rPr>
          <w:b/>
          <w:color w:val="0D6E6E"/>
        </w:rPr>
        <w:t>Screen Grant Applicants Before Award (Pre-Award Screening)</w:t>
      </w:r>
    </w:p>
    <w:p w14:paraId="53C0776D" w14:textId="77777777" w:rsidR="00BE02FA" w:rsidRDefault="00000000" w:rsidP="00E11A18">
      <w:pPr>
        <w:spacing w:before="20" w:after="120"/>
        <w:ind w:left="504"/>
        <w:jc w:val="both"/>
      </w:pPr>
      <w:r>
        <w:rPr>
          <w:color w:val="1A1A2E"/>
          <w:sz w:val="20"/>
        </w:rPr>
        <w:t>Before awarding a new grant to an applicant, use the Pre-Award Screening module:</w:t>
      </w:r>
    </w:p>
    <w:p w14:paraId="19B27E12" w14:textId="77777777" w:rsidR="00BE02FA" w:rsidRDefault="00000000" w:rsidP="00E11A18">
      <w:pPr>
        <w:pStyle w:val="ListBullet"/>
        <w:spacing w:before="20" w:after="40"/>
        <w:ind w:left="720"/>
        <w:jc w:val="both"/>
      </w:pPr>
      <w:r>
        <w:rPr>
          <w:color w:val="1A1A2E"/>
          <w:sz w:val="20"/>
        </w:rPr>
        <w:t>Enter the applicant's information. The system checks the applicant against federal exclusion lists, cross-references their organizational relationships with known risk patterns, and generates a pre-award risk score.</w:t>
      </w:r>
    </w:p>
    <w:p w14:paraId="6F9B3A79" w14:textId="77777777" w:rsidR="00BE02FA" w:rsidRDefault="00000000" w:rsidP="00E11A18">
      <w:pPr>
        <w:pStyle w:val="ListBullet"/>
        <w:spacing w:before="20" w:after="40"/>
        <w:ind w:left="720"/>
        <w:jc w:val="both"/>
      </w:pPr>
      <w:r>
        <w:rPr>
          <w:color w:val="1A1A2E"/>
          <w:sz w:val="20"/>
        </w:rPr>
        <w:t>The risk score tells you whether proceeding with this applicant carries LOW, MEDIUM, HIGH, or CRITICAL risk — before you have committed any federal funds.</w:t>
      </w:r>
    </w:p>
    <w:p w14:paraId="311F2E2B" w14:textId="77777777" w:rsidR="00BE02FA" w:rsidRDefault="00000000" w:rsidP="00E11A18">
      <w:pPr>
        <w:pStyle w:val="ListBullet"/>
        <w:spacing w:before="20" w:after="40"/>
        <w:ind w:left="720"/>
        <w:jc w:val="both"/>
      </w:pPr>
      <w:r>
        <w:rPr>
          <w:color w:val="1A1A2E"/>
          <w:sz w:val="20"/>
        </w:rPr>
        <w:t>This is the earliest possible point to catch potential fraud — before a single dollar has been awarded.</w:t>
      </w:r>
    </w:p>
    <w:p w14:paraId="143AE4FE" w14:textId="77777777" w:rsidR="00BE02FA" w:rsidRDefault="00000000" w:rsidP="00E11A18">
      <w:pPr>
        <w:spacing w:before="100" w:after="20"/>
        <w:jc w:val="both"/>
      </w:pPr>
      <w:r>
        <w:rPr>
          <w:b/>
          <w:color w:val="1F3564"/>
        </w:rPr>
        <w:t xml:space="preserve">Step 10:  </w:t>
      </w:r>
      <w:r>
        <w:rPr>
          <w:b/>
          <w:color w:val="0D6E6E"/>
        </w:rPr>
        <w:t>Investigate a Case and Maintain the Audit Trail</w:t>
      </w:r>
    </w:p>
    <w:p w14:paraId="326F8EAF" w14:textId="77777777" w:rsidR="00BE02FA" w:rsidRDefault="00000000" w:rsidP="00E11A18">
      <w:pPr>
        <w:spacing w:before="20" w:after="120"/>
        <w:ind w:left="504"/>
        <w:jc w:val="both"/>
      </w:pPr>
      <w:r>
        <w:rPr>
          <w:color w:val="1A1A2E"/>
          <w:sz w:val="20"/>
        </w:rPr>
        <w:t>For alerts that require a full investigation:</w:t>
      </w:r>
    </w:p>
    <w:p w14:paraId="7CC1A211" w14:textId="77777777" w:rsidR="00BE02FA" w:rsidRDefault="00000000" w:rsidP="00E11A18">
      <w:pPr>
        <w:pStyle w:val="ListBullet"/>
        <w:spacing w:before="20" w:after="40"/>
        <w:ind w:left="720"/>
        <w:jc w:val="both"/>
      </w:pPr>
      <w:r>
        <w:rPr>
          <w:color w:val="1A1A2E"/>
          <w:sz w:val="20"/>
        </w:rPr>
        <w:t>Open a case from any alert. The case lifecycle moves through: OPEN → IN REVIEW → ESCALATED → RESOLVED → CLOSED.</w:t>
      </w:r>
    </w:p>
    <w:p w14:paraId="2B7365DB" w14:textId="77777777" w:rsidR="00BE02FA" w:rsidRDefault="00000000" w:rsidP="00E11A18">
      <w:pPr>
        <w:pStyle w:val="ListBullet"/>
        <w:spacing w:before="20" w:after="40"/>
        <w:ind w:left="720"/>
        <w:jc w:val="both"/>
      </w:pPr>
      <w:r>
        <w:rPr>
          <w:color w:val="1A1A2E"/>
          <w:sz w:val="20"/>
        </w:rPr>
        <w:t>Every action you take — adding notes, uploading evidence, changing case status — is recorded in the immutable audit log with your user ID and a timestamp. This record cannot be altered or deleted.</w:t>
      </w:r>
    </w:p>
    <w:p w14:paraId="051749D2" w14:textId="77777777" w:rsidR="00BE02FA" w:rsidRDefault="00000000" w:rsidP="00E11A18">
      <w:pPr>
        <w:pStyle w:val="ListBullet"/>
        <w:spacing w:before="20" w:after="40"/>
        <w:ind w:left="720"/>
        <w:jc w:val="both"/>
      </w:pPr>
      <w:r>
        <w:rPr>
          <w:color w:val="1A1A2E"/>
          <w:sz w:val="20"/>
        </w:rPr>
        <w:t>The audit log uses cryptographic hashing: each entry records what the record looked like before and after the change, so any tampering would be immediately detectable. This is the same standard used by financial institutions and is required by federal audit documentation standards.</w:t>
      </w:r>
    </w:p>
    <w:p w14:paraId="6977A6CC" w14:textId="77777777" w:rsidR="00BE02FA" w:rsidRDefault="00000000" w:rsidP="00E11A18">
      <w:pPr>
        <w:pStyle w:val="ListBullet"/>
        <w:spacing w:before="20" w:after="40"/>
        <w:ind w:left="720"/>
        <w:jc w:val="both"/>
      </w:pPr>
      <w:r>
        <w:rPr>
          <w:color w:val="1A1A2E"/>
          <w:sz w:val="20"/>
        </w:rPr>
        <w:t>When the investigation is complete, export a compliance report as a PDF directly from the case view. The report is pre-formatted for Single Audit proceedings or OIG referrals.</w:t>
      </w:r>
    </w:p>
    <w:p w14:paraId="2E46D214" w14:textId="77777777" w:rsidR="00BE02FA" w:rsidRDefault="00000000" w:rsidP="00E11A18">
      <w:pPr>
        <w:spacing w:before="100" w:after="20"/>
        <w:jc w:val="both"/>
      </w:pPr>
      <w:r>
        <w:rPr>
          <w:b/>
          <w:color w:val="1F3564"/>
        </w:rPr>
        <w:t xml:space="preserve">Step 11:  </w:t>
      </w:r>
      <w:r>
        <w:rPr>
          <w:b/>
          <w:color w:val="0D6E6E"/>
        </w:rPr>
        <w:t>Manage ERP Synchronization and Automated Background Processing</w:t>
      </w:r>
    </w:p>
    <w:p w14:paraId="6DF6074E" w14:textId="77777777" w:rsidR="00BE02FA" w:rsidRDefault="00000000" w:rsidP="00E11A18">
      <w:pPr>
        <w:spacing w:before="20" w:after="120"/>
        <w:ind w:left="504"/>
        <w:jc w:val="both"/>
      </w:pPr>
      <w:r>
        <w:rPr>
          <w:color w:val="1A1A2E"/>
          <w:sz w:val="20"/>
        </w:rPr>
        <w:t>GovGuard runs many of its most intensive operations in the background so they do not slow down your daily work:</w:t>
      </w:r>
    </w:p>
    <w:p w14:paraId="12832477" w14:textId="77777777" w:rsidR="00BE02FA" w:rsidRDefault="00000000" w:rsidP="00E11A18">
      <w:pPr>
        <w:pStyle w:val="ListBullet"/>
        <w:spacing w:before="20" w:after="40"/>
        <w:ind w:left="720"/>
        <w:jc w:val="both"/>
      </w:pPr>
      <w:r>
        <w:rPr>
          <w:color w:val="1A1A2E"/>
          <w:sz w:val="20"/>
        </w:rPr>
        <w:t>Bulk fraud scans (screening hundreds of transactions at once) run as background tasks — you continue working normally while the scan completes.</w:t>
      </w:r>
    </w:p>
    <w:p w14:paraId="4C1A96B6" w14:textId="77777777" w:rsidR="00BE02FA" w:rsidRDefault="00000000" w:rsidP="00E11A18">
      <w:pPr>
        <w:pStyle w:val="ListBullet"/>
        <w:spacing w:before="20" w:after="40"/>
        <w:ind w:left="720"/>
        <w:jc w:val="both"/>
      </w:pPr>
      <w:r>
        <w:rPr>
          <w:color w:val="1A1A2E"/>
          <w:sz w:val="20"/>
        </w:rPr>
        <w:t>ERP data imports (pulling updated financial data from your SAP or Oracle system) are scheduled automatically and run without requiring manual action.</w:t>
      </w:r>
    </w:p>
    <w:p w14:paraId="3314A7C6" w14:textId="77777777" w:rsidR="00BE02FA" w:rsidRDefault="00000000" w:rsidP="00E11A18">
      <w:pPr>
        <w:pStyle w:val="ListBullet"/>
        <w:spacing w:before="20" w:after="40"/>
        <w:ind w:left="720"/>
        <w:jc w:val="both"/>
      </w:pPr>
      <w:r>
        <w:rPr>
          <w:color w:val="1A1A2E"/>
          <w:sz w:val="20"/>
        </w:rPr>
        <w:t>You can monitor the status of background jobs from the ERP Integration dashboard — you will see whether the last sync completed successfully and when the next one is scheduled.</w:t>
      </w:r>
    </w:p>
    <w:p w14:paraId="3A7520BC" w14:textId="77777777" w:rsidR="00BE02FA" w:rsidRDefault="00000000" w:rsidP="00E11A18">
      <w:pPr>
        <w:pStyle w:val="ListBullet"/>
        <w:spacing w:before="20" w:after="40"/>
        <w:ind w:left="720"/>
        <w:jc w:val="both"/>
      </w:pPr>
      <w:r>
        <w:rPr>
          <w:color w:val="1A1A2E"/>
          <w:sz w:val="20"/>
        </w:rPr>
        <w:t>If a background job fails (e.g., a connection to your ERP system times out), the system notifies the Administrator automatically so it can be re-run.</w:t>
      </w:r>
    </w:p>
    <w:p w14:paraId="3A75A2EA" w14:textId="77777777" w:rsidR="00BE02FA" w:rsidRDefault="00000000" w:rsidP="00E11A18">
      <w:pPr>
        <w:spacing w:before="100" w:after="20"/>
        <w:jc w:val="both"/>
      </w:pPr>
      <w:r>
        <w:rPr>
          <w:b/>
          <w:color w:val="1F3564"/>
        </w:rPr>
        <w:t xml:space="preserve">Step 12:  </w:t>
      </w:r>
      <w:r>
        <w:rPr>
          <w:b/>
          <w:color w:val="0D6E6E"/>
        </w:rPr>
        <w:t>Receive Automated Notifications and Webhooks</w:t>
      </w:r>
    </w:p>
    <w:p w14:paraId="4DF7C3F2" w14:textId="77777777" w:rsidR="00BE02FA" w:rsidRDefault="00000000" w:rsidP="00E11A18">
      <w:pPr>
        <w:spacing w:before="20" w:after="120"/>
        <w:ind w:left="504"/>
        <w:jc w:val="both"/>
      </w:pPr>
      <w:r>
        <w:rPr>
          <w:color w:val="1A1A2E"/>
          <w:sz w:val="20"/>
        </w:rPr>
        <w:t>GovGuard keeps your team informed without requiring anyone to constantly check the dashboard:</w:t>
      </w:r>
    </w:p>
    <w:p w14:paraId="35250C0F" w14:textId="77777777" w:rsidR="00BE02FA" w:rsidRDefault="00000000" w:rsidP="00E11A18">
      <w:pPr>
        <w:pStyle w:val="ListBullet"/>
        <w:spacing w:before="20" w:after="40"/>
        <w:ind w:left="720"/>
        <w:jc w:val="both"/>
      </w:pPr>
      <w:r>
        <w:rPr>
          <w:color w:val="1A1A2E"/>
          <w:sz w:val="20"/>
        </w:rPr>
        <w:t>Automated email or system notifications are sent when: a new CRITICAL alert is generated; a corrective action plan due date is approaching (30/60/90-day reminders); a background job fails; a risk forecast crosses a threshold you have set.</w:t>
      </w:r>
    </w:p>
    <w:p w14:paraId="694C5990" w14:textId="77777777" w:rsidR="00BE02FA" w:rsidRDefault="00000000" w:rsidP="00E11A18">
      <w:pPr>
        <w:pStyle w:val="ListBullet"/>
        <w:spacing w:before="20" w:after="40"/>
        <w:ind w:left="720"/>
        <w:jc w:val="both"/>
      </w:pPr>
      <w:r>
        <w:rPr>
          <w:color w:val="1A1A2E"/>
          <w:sz w:val="20"/>
        </w:rPr>
        <w:t>For organizations with other software systems (case management tools, ticketing systems, communication platforms), GovGuard can send real-time event notifications to those systems via webhooks — so your team can receive alerts in the tools they already use.</w:t>
      </w:r>
    </w:p>
    <w:p w14:paraId="3114D968" w14:textId="77777777" w:rsidR="00BE02FA" w:rsidRDefault="00000000" w:rsidP="00E11A18">
      <w:pPr>
        <w:pBdr>
          <w:left w:val="single" w:sz="14" w:space="4" w:color="1A7A4A"/>
        </w:pBdr>
        <w:spacing w:before="100" w:after="160"/>
        <w:ind w:left="432"/>
        <w:jc w:val="both"/>
      </w:pPr>
      <w:r>
        <w:rPr>
          <w:i/>
          <w:color w:val="1A7A4A"/>
          <w:sz w:val="20"/>
        </w:rPr>
        <w:t>GovGuard is designed so that your compliance and oversight work happens automatically — you focus on reviewing alerts and making decisions, not on manual data entry, manual tracking, or manual report writing. The system handles the monitoring; your team handles the judgment calls.</w:t>
      </w:r>
    </w:p>
    <w:sectPr w:rsidR="00BE02FA"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724101">
    <w:abstractNumId w:val="8"/>
  </w:num>
  <w:num w:numId="2" w16cid:durableId="1275749812">
    <w:abstractNumId w:val="6"/>
  </w:num>
  <w:num w:numId="3" w16cid:durableId="623317495">
    <w:abstractNumId w:val="5"/>
  </w:num>
  <w:num w:numId="4" w16cid:durableId="220555737">
    <w:abstractNumId w:val="4"/>
  </w:num>
  <w:num w:numId="5" w16cid:durableId="235089690">
    <w:abstractNumId w:val="7"/>
  </w:num>
  <w:num w:numId="6" w16cid:durableId="862284980">
    <w:abstractNumId w:val="3"/>
  </w:num>
  <w:num w:numId="7" w16cid:durableId="1073895775">
    <w:abstractNumId w:val="2"/>
  </w:num>
  <w:num w:numId="8" w16cid:durableId="1058940396">
    <w:abstractNumId w:val="1"/>
  </w:num>
  <w:num w:numId="9" w16cid:durableId="1592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4ABA"/>
    <w:rsid w:val="00557B07"/>
    <w:rsid w:val="009C2B2A"/>
    <w:rsid w:val="00AA1D8D"/>
    <w:rsid w:val="00B47730"/>
    <w:rsid w:val="00BE02FA"/>
    <w:rsid w:val="00CB0664"/>
    <w:rsid w:val="00E11A18"/>
    <w:rsid w:val="00F96F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C62F34"/>
  <w14:defaultImageDpi w14:val="300"/>
  <w15:docId w15:val="{B4D44B53-AF0B-B844-8E09-B67683533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2841</Words>
  <Characters>16196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Adeena Bilal</cp:lastModifiedBy>
  <cp:revision>3</cp:revision>
  <dcterms:created xsi:type="dcterms:W3CDTF">2013-12-23T23:15:00Z</dcterms:created>
  <dcterms:modified xsi:type="dcterms:W3CDTF">2026-07-07T03:27:00Z</dcterms:modified>
  <cp:category/>
</cp:coreProperties>
</file>